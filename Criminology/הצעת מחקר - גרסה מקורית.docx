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2FDA30" w14:textId="55D8F68C" w:rsidR="00B455A6" w:rsidRPr="00B455A6" w:rsidRDefault="00B455A6" w:rsidP="00B455A6">
      <w:pPr>
        <w:pStyle w:val="NormalWeb"/>
        <w:bidi/>
        <w:spacing w:line="360" w:lineRule="auto"/>
        <w:jc w:val="center"/>
        <w:rPr>
          <w:rFonts w:ascii="David" w:hAnsi="David" w:cs="David"/>
          <w:b/>
          <w:bCs/>
          <w:rtl/>
        </w:rPr>
      </w:pPr>
      <w:r w:rsidRPr="00B455A6">
        <w:rPr>
          <w:rFonts w:ascii="David" w:hAnsi="David" w:cs="David"/>
          <w:b/>
          <w:bCs/>
          <w:rtl/>
        </w:rPr>
        <w:t>הצעת מחקר עבודה סמינריונית</w:t>
      </w:r>
    </w:p>
    <w:p w14:paraId="1A4E0657" w14:textId="612470DD" w:rsidR="00B455A6" w:rsidRPr="00B455A6" w:rsidRDefault="00B455A6" w:rsidP="00B455A6">
      <w:pPr>
        <w:pStyle w:val="NormalWeb"/>
        <w:bidi/>
        <w:spacing w:after="0" w:afterAutospacing="0" w:line="360" w:lineRule="auto"/>
        <w:jc w:val="both"/>
        <w:rPr>
          <w:rFonts w:ascii="David" w:hAnsi="David" w:cs="David"/>
          <w:b/>
          <w:bCs/>
          <w:rtl/>
        </w:rPr>
      </w:pPr>
      <w:r w:rsidRPr="00B455A6">
        <w:rPr>
          <w:rFonts w:ascii="David" w:hAnsi="David" w:cs="David"/>
          <w:b/>
          <w:bCs/>
          <w:rtl/>
        </w:rPr>
        <w:t>רקע ספרות</w:t>
      </w:r>
      <w:r w:rsidR="00AC74BB">
        <w:rPr>
          <w:rFonts w:ascii="David" w:hAnsi="David" w:cs="David" w:hint="cs"/>
          <w:b/>
          <w:bCs/>
          <w:rtl/>
        </w:rPr>
        <w:t>י</w:t>
      </w:r>
    </w:p>
    <w:p w14:paraId="4FD003B4" w14:textId="3D407A0A" w:rsidR="00DB1828" w:rsidRPr="00B455A6" w:rsidRDefault="002B2CF5" w:rsidP="00B455A6">
      <w:pPr>
        <w:pStyle w:val="NormalWeb"/>
        <w:bidi/>
        <w:spacing w:before="0" w:beforeAutospacing="0" w:line="360" w:lineRule="auto"/>
        <w:jc w:val="both"/>
        <w:rPr>
          <w:rFonts w:ascii="David" w:hAnsi="David" w:cs="David"/>
          <w:rtl/>
        </w:rPr>
      </w:pPr>
      <w:r w:rsidRPr="00B455A6">
        <w:rPr>
          <w:rFonts w:ascii="David" w:hAnsi="David" w:cs="David"/>
          <w:rtl/>
        </w:rPr>
        <w:t>בחבר</w:t>
      </w:r>
      <w:r w:rsidR="00EE1B51" w:rsidRPr="00B455A6">
        <w:rPr>
          <w:rFonts w:ascii="David" w:hAnsi="David" w:cs="David"/>
          <w:rtl/>
        </w:rPr>
        <w:t>ה</w:t>
      </w:r>
      <w:r w:rsidRPr="00B455A6">
        <w:rPr>
          <w:rFonts w:ascii="David" w:hAnsi="David" w:cs="David"/>
          <w:rtl/>
        </w:rPr>
        <w:t xml:space="preserve"> החרדי</w:t>
      </w:r>
      <w:r w:rsidR="00EE1B51" w:rsidRPr="00B455A6">
        <w:rPr>
          <w:rFonts w:ascii="David" w:hAnsi="David" w:cs="David"/>
          <w:rtl/>
        </w:rPr>
        <w:t>ת ישנה תופעה של</w:t>
      </w:r>
      <w:r w:rsidRPr="00B455A6">
        <w:rPr>
          <w:rFonts w:ascii="David" w:hAnsi="David" w:cs="David"/>
          <w:rtl/>
        </w:rPr>
        <w:t xml:space="preserve"> </w:t>
      </w:r>
      <w:r w:rsidR="00EE1B51" w:rsidRPr="00B455A6">
        <w:rPr>
          <w:rFonts w:ascii="David" w:hAnsi="David" w:cs="David"/>
          <w:rtl/>
        </w:rPr>
        <w:t>תת דיווח</w:t>
      </w:r>
      <w:r w:rsidRPr="00B455A6">
        <w:rPr>
          <w:rFonts w:ascii="David" w:hAnsi="David" w:cs="David"/>
          <w:rtl/>
        </w:rPr>
        <w:t xml:space="preserve"> על עבירות </w:t>
      </w:r>
      <w:commentRangeStart w:id="0"/>
      <w:r w:rsidRPr="00B455A6">
        <w:rPr>
          <w:rFonts w:ascii="David" w:hAnsi="David" w:cs="David"/>
          <w:rtl/>
        </w:rPr>
        <w:t>מ</w:t>
      </w:r>
      <w:r w:rsidR="00EE1B51" w:rsidRPr="00B455A6">
        <w:rPr>
          <w:rFonts w:ascii="David" w:hAnsi="David" w:cs="David"/>
          <w:rtl/>
        </w:rPr>
        <w:t>ין</w:t>
      </w:r>
      <w:commentRangeEnd w:id="0"/>
      <w:r w:rsidR="002406F1">
        <w:rPr>
          <w:rStyle w:val="CommentReference"/>
          <w:rFonts w:asciiTheme="minorHAnsi" w:eastAsiaTheme="minorHAnsi" w:hAnsiTheme="minorHAnsi" w:cstheme="minorBidi"/>
          <w:kern w:val="2"/>
          <w:rtl/>
          <w14:ligatures w14:val="standardContextual"/>
        </w:rPr>
        <w:commentReference w:id="0"/>
      </w:r>
      <w:r w:rsidR="00EE1B51" w:rsidRPr="00B455A6">
        <w:rPr>
          <w:rFonts w:ascii="David" w:hAnsi="David" w:cs="David"/>
          <w:rtl/>
        </w:rPr>
        <w:t xml:space="preserve"> (</w:t>
      </w:r>
      <w:r w:rsidR="00EE1B51" w:rsidRPr="00B455A6">
        <w:rPr>
          <w:rFonts w:ascii="David" w:hAnsi="David" w:cs="David"/>
        </w:rPr>
        <w:t>Katzenstein &amp; Fontes, 2017</w:t>
      </w:r>
      <w:r w:rsidR="00EE1B51" w:rsidRPr="00B455A6">
        <w:rPr>
          <w:rFonts w:ascii="David" w:hAnsi="David" w:cs="David"/>
          <w:rtl/>
        </w:rPr>
        <w:t>).</w:t>
      </w:r>
      <w:r w:rsidRPr="00B455A6">
        <w:rPr>
          <w:rFonts w:ascii="David" w:hAnsi="David" w:cs="David"/>
        </w:rPr>
        <w:t xml:space="preserve"> </w:t>
      </w:r>
      <w:r w:rsidRPr="00B455A6">
        <w:rPr>
          <w:rFonts w:ascii="David" w:hAnsi="David" w:cs="David"/>
          <w:rtl/>
        </w:rPr>
        <w:t>תת</w:t>
      </w:r>
      <w:r w:rsidR="00EE1B51" w:rsidRPr="00B455A6">
        <w:rPr>
          <w:rFonts w:ascii="David" w:hAnsi="David" w:cs="David"/>
          <w:rtl/>
        </w:rPr>
        <w:t xml:space="preserve"> </w:t>
      </w:r>
      <w:r w:rsidRPr="00B455A6">
        <w:rPr>
          <w:rFonts w:ascii="David" w:hAnsi="David" w:cs="David"/>
          <w:rtl/>
        </w:rPr>
        <w:t xml:space="preserve">דיווח זה נובע משילוב של חסמים </w:t>
      </w:r>
      <w:r w:rsidR="00EE1B51" w:rsidRPr="00B455A6">
        <w:rPr>
          <w:rFonts w:ascii="David" w:hAnsi="David" w:cs="David"/>
          <w:rtl/>
        </w:rPr>
        <w:t>חברתיים ו</w:t>
      </w:r>
      <w:r w:rsidRPr="00B455A6">
        <w:rPr>
          <w:rFonts w:ascii="David" w:hAnsi="David" w:cs="David"/>
          <w:rtl/>
        </w:rPr>
        <w:t>תרבותיים,</w:t>
      </w:r>
      <w:r w:rsidR="00EE1B51" w:rsidRPr="00B455A6">
        <w:rPr>
          <w:rFonts w:ascii="David" w:hAnsi="David" w:cs="David"/>
          <w:rtl/>
        </w:rPr>
        <w:t xml:space="preserve"> למשל איסור הלכתי על מסירת מידע לרשות חוקית-חילונית</w:t>
      </w:r>
      <w:r w:rsidR="00B455A6" w:rsidRPr="00B455A6">
        <w:rPr>
          <w:rFonts w:ascii="David" w:hAnsi="David" w:cs="David"/>
          <w:rtl/>
        </w:rPr>
        <w:t xml:space="preserve">, </w:t>
      </w:r>
      <w:r w:rsidR="00B455A6" w:rsidRPr="00B455A6">
        <w:rPr>
          <w:rFonts w:ascii="David" w:hAnsi="David" w:cs="David"/>
        </w:rPr>
        <w:t>Katzenstein &amp; Fontes, 2017</w:t>
      </w:r>
      <w:r w:rsidR="00B455A6" w:rsidRPr="00B455A6">
        <w:rPr>
          <w:rFonts w:ascii="David" w:hAnsi="David" w:cs="David"/>
          <w:lang w:val="en-US"/>
        </w:rPr>
        <w:t xml:space="preserve">; </w:t>
      </w:r>
      <w:r w:rsidR="00B455A6" w:rsidRPr="00B455A6">
        <w:rPr>
          <w:rFonts w:ascii="David" w:hAnsi="David" w:cs="David"/>
        </w:rPr>
        <w:t>Lusky-Weisrose et al., 2022)</w:t>
      </w:r>
      <w:r w:rsidR="00B455A6" w:rsidRPr="00B455A6">
        <w:rPr>
          <w:rFonts w:ascii="David" w:hAnsi="David" w:cs="David"/>
          <w:rtl/>
        </w:rPr>
        <w:t xml:space="preserve">). </w:t>
      </w:r>
      <w:r w:rsidRPr="00B455A6">
        <w:rPr>
          <w:rFonts w:ascii="David" w:hAnsi="David" w:cs="David"/>
          <w:rtl/>
        </w:rPr>
        <w:t xml:space="preserve">אחד הגורמים </w:t>
      </w:r>
      <w:r w:rsidR="00EE1B51" w:rsidRPr="00B455A6">
        <w:rPr>
          <w:rFonts w:ascii="David" w:hAnsi="David" w:cs="David"/>
          <w:rtl/>
        </w:rPr>
        <w:t>המשפיעים על דיווח</w:t>
      </w:r>
      <w:r w:rsidRPr="00B455A6">
        <w:rPr>
          <w:rFonts w:ascii="David" w:hAnsi="David" w:cs="David"/>
          <w:rtl/>
        </w:rPr>
        <w:t xml:space="preserve"> הוא </w:t>
      </w:r>
      <w:r w:rsidR="00DB1828" w:rsidRPr="00B455A6">
        <w:rPr>
          <w:rFonts w:ascii="David" w:hAnsi="David" w:cs="David"/>
          <w:rtl/>
        </w:rPr>
        <w:t>האמון במשטרה</w:t>
      </w:r>
      <w:r w:rsidRPr="00B455A6">
        <w:rPr>
          <w:rFonts w:ascii="David" w:hAnsi="David" w:cs="David"/>
          <w:rtl/>
        </w:rPr>
        <w:t xml:space="preserve">. </w:t>
      </w:r>
      <w:r w:rsidR="00DB1828" w:rsidRPr="00B455A6">
        <w:rPr>
          <w:rFonts w:ascii="David" w:hAnsi="David" w:cs="David"/>
          <w:rtl/>
        </w:rPr>
        <w:t>נמצא כי כשתושבים תופסים את המשטרה כלגיטימית</w:t>
      </w:r>
      <w:r w:rsidR="00DB1828" w:rsidRPr="00B455A6">
        <w:rPr>
          <w:rFonts w:ascii="David" w:hAnsi="David" w:cs="David"/>
        </w:rPr>
        <w:t xml:space="preserve"> </w:t>
      </w:r>
      <w:r w:rsidR="00DB1828" w:rsidRPr="00B455A6">
        <w:rPr>
          <w:rFonts w:ascii="David" w:hAnsi="David" w:cs="David"/>
          <w:rtl/>
        </w:rPr>
        <w:t xml:space="preserve">ואמינה יותר, הם גם ידווחו על עבירות יותר </w:t>
      </w:r>
      <w:r w:rsidR="00B455A6" w:rsidRPr="00B455A6">
        <w:rPr>
          <w:rFonts w:ascii="David" w:hAnsi="David" w:cs="David"/>
        </w:rPr>
        <w:t>(</w:t>
      </w:r>
      <w:r w:rsidR="00B455A6" w:rsidRPr="00B455A6">
        <w:rPr>
          <w:rFonts w:ascii="David" w:hAnsi="David" w:cs="David"/>
          <w:lang w:val="en-US"/>
        </w:rPr>
        <w:t xml:space="preserve">Baumer, 2002; </w:t>
      </w:r>
      <w:r w:rsidR="00B455A6" w:rsidRPr="00B455A6">
        <w:rPr>
          <w:rFonts w:ascii="David" w:hAnsi="David" w:cs="David"/>
        </w:rPr>
        <w:t>Sunshine &amp; Tyler, 2003)</w:t>
      </w:r>
      <w:r w:rsidR="00B455A6" w:rsidRPr="00B455A6">
        <w:rPr>
          <w:rFonts w:ascii="David" w:hAnsi="David" w:cs="David"/>
          <w:rtl/>
        </w:rPr>
        <w:t>.</w:t>
      </w:r>
      <w:r w:rsidR="00B455A6" w:rsidRPr="00B455A6">
        <w:rPr>
          <w:rFonts w:ascii="David" w:hAnsi="David" w:cs="David"/>
          <w:rtl/>
          <w:lang w:val="en-US"/>
        </w:rPr>
        <w:t xml:space="preserve"> </w:t>
      </w:r>
      <w:r w:rsidR="00B455A6" w:rsidRPr="00B455A6">
        <w:rPr>
          <w:rFonts w:ascii="David" w:hAnsi="David" w:cs="David"/>
          <w:rtl/>
        </w:rPr>
        <w:t>בקרב החברה החרדית, ניתן לראות אמון נמוך במוסדות החילוניים ובהם המשטרה</w:t>
      </w:r>
      <w:r w:rsidR="00DB1828" w:rsidRPr="00B455A6">
        <w:rPr>
          <w:rFonts w:ascii="David" w:hAnsi="David" w:cs="David"/>
          <w:rtl/>
        </w:rPr>
        <w:t>. היא מאופיינת בניכור כלפי הרשויות החילוניות של המדינה</w:t>
      </w:r>
      <w:r w:rsidR="00B455A6" w:rsidRPr="00B455A6">
        <w:rPr>
          <w:rFonts w:ascii="David" w:hAnsi="David" w:cs="David"/>
          <w:rtl/>
        </w:rPr>
        <w:t xml:space="preserve"> </w:t>
      </w:r>
      <w:r w:rsidR="00B455A6" w:rsidRPr="00B455A6">
        <w:rPr>
          <w:rFonts w:ascii="David" w:hAnsi="David" w:cs="David"/>
        </w:rPr>
        <w:t>(Alfandari et al., 2021)</w:t>
      </w:r>
      <w:r w:rsidR="00DB1828" w:rsidRPr="00B455A6">
        <w:rPr>
          <w:rFonts w:ascii="David" w:hAnsi="David" w:cs="David"/>
          <w:rtl/>
        </w:rPr>
        <w:t>, שכן הן נתפסות</w:t>
      </w:r>
      <w:r w:rsidR="00B455A6" w:rsidRPr="00B455A6">
        <w:rPr>
          <w:rFonts w:ascii="David" w:hAnsi="David" w:cs="David"/>
          <w:rtl/>
        </w:rPr>
        <w:t xml:space="preserve"> כממסד עוין, המחפש לפגוע בקהילה, להפליל את חבריה או לכפות עליה ערכים זרים </w:t>
      </w:r>
      <w:r w:rsidR="00B455A6" w:rsidRPr="00B455A6">
        <w:rPr>
          <w:rFonts w:ascii="David" w:hAnsi="David" w:cs="David"/>
        </w:rPr>
        <w:t>(Kravel-Tovi, 2024)</w:t>
      </w:r>
      <w:r w:rsidR="00B455A6" w:rsidRPr="00B455A6">
        <w:rPr>
          <w:rFonts w:ascii="David" w:hAnsi="David" w:cs="David"/>
          <w:rtl/>
        </w:rPr>
        <w:t>.</w:t>
      </w:r>
      <w:r w:rsidR="00DB1828" w:rsidRPr="00B455A6">
        <w:rPr>
          <w:rFonts w:ascii="David" w:hAnsi="David" w:cs="David"/>
          <w:rtl/>
        </w:rPr>
        <w:t xml:space="preserve"> לכן, חברי הקהילה נוטים להימנע מלפנות לרשות חוקית מדינית, ולהסתמך במקום זאת על רשויות דתיות כמו רבנים ובתי דין רבניים</w:t>
      </w:r>
      <w:r w:rsidR="00B455A6" w:rsidRPr="00B455A6">
        <w:rPr>
          <w:rFonts w:ascii="David" w:hAnsi="David" w:cs="David"/>
          <w:rtl/>
        </w:rPr>
        <w:t xml:space="preserve"> (</w:t>
      </w:r>
      <w:r w:rsidR="00B455A6" w:rsidRPr="00B455A6">
        <w:rPr>
          <w:rFonts w:ascii="David" w:hAnsi="David" w:cs="David"/>
        </w:rPr>
        <w:t>Katzenstein &amp; Fontes, 2017</w:t>
      </w:r>
      <w:r w:rsidR="00B455A6" w:rsidRPr="00B455A6">
        <w:rPr>
          <w:rFonts w:ascii="David" w:hAnsi="David" w:cs="David"/>
          <w:rtl/>
        </w:rPr>
        <w:t>).</w:t>
      </w:r>
    </w:p>
    <w:p w14:paraId="402F9E8A" w14:textId="1227D076" w:rsidR="00B455A6" w:rsidRPr="00B455A6" w:rsidRDefault="002B2CF5" w:rsidP="00B455A6">
      <w:pPr>
        <w:pStyle w:val="NormalWeb"/>
        <w:bidi/>
        <w:spacing w:line="360" w:lineRule="auto"/>
        <w:jc w:val="both"/>
        <w:rPr>
          <w:rFonts w:ascii="David" w:hAnsi="David" w:cs="David"/>
        </w:rPr>
      </w:pPr>
      <w:r w:rsidRPr="00B455A6">
        <w:rPr>
          <w:rFonts w:ascii="David" w:hAnsi="David" w:cs="David"/>
          <w:rtl/>
        </w:rPr>
        <w:t xml:space="preserve">עם זאת, </w:t>
      </w:r>
      <w:r w:rsidR="00EE1B51" w:rsidRPr="00B455A6">
        <w:rPr>
          <w:rFonts w:ascii="David" w:hAnsi="David" w:cs="David"/>
          <w:rtl/>
        </w:rPr>
        <w:t>בעשורים</w:t>
      </w:r>
      <w:r w:rsidRPr="00B455A6">
        <w:rPr>
          <w:rFonts w:ascii="David" w:hAnsi="David" w:cs="David"/>
          <w:rtl/>
        </w:rPr>
        <w:t xml:space="preserve"> האחרונ</w:t>
      </w:r>
      <w:r w:rsidR="00EE1B51" w:rsidRPr="00B455A6">
        <w:rPr>
          <w:rFonts w:ascii="David" w:hAnsi="David" w:cs="David"/>
          <w:rtl/>
        </w:rPr>
        <w:t>ים</w:t>
      </w:r>
      <w:r w:rsidRPr="00B455A6">
        <w:rPr>
          <w:rFonts w:ascii="David" w:hAnsi="David" w:cs="David"/>
          <w:rtl/>
        </w:rPr>
        <w:t xml:space="preserve"> ניכרת מגמת עלייה בשיעור הדיווחים על עבירות </w:t>
      </w:r>
      <w:commentRangeStart w:id="1"/>
      <w:r w:rsidRPr="00B455A6">
        <w:rPr>
          <w:rFonts w:ascii="David" w:hAnsi="David" w:cs="David"/>
          <w:rtl/>
        </w:rPr>
        <w:t>מין</w:t>
      </w:r>
      <w:commentRangeEnd w:id="1"/>
      <w:r w:rsidR="002406F1">
        <w:rPr>
          <w:rStyle w:val="CommentReference"/>
          <w:rFonts w:asciiTheme="minorHAnsi" w:eastAsiaTheme="minorHAnsi" w:hAnsiTheme="minorHAnsi" w:cstheme="minorBidi"/>
          <w:kern w:val="2"/>
          <w:rtl/>
          <w14:ligatures w14:val="standardContextual"/>
        </w:rPr>
        <w:commentReference w:id="1"/>
      </w:r>
      <w:r w:rsidRPr="00B455A6">
        <w:rPr>
          <w:rFonts w:ascii="David" w:hAnsi="David" w:cs="David"/>
          <w:rtl/>
        </w:rPr>
        <w:t xml:space="preserve"> לרשויות ולגורמי הרווחה</w:t>
      </w:r>
      <w:r w:rsidR="00EE1B51" w:rsidRPr="00B455A6">
        <w:rPr>
          <w:rFonts w:ascii="David" w:hAnsi="David" w:cs="David"/>
          <w:rtl/>
        </w:rPr>
        <w:t xml:space="preserve"> </w:t>
      </w:r>
      <w:r w:rsidR="00DB1828" w:rsidRPr="00B455A6">
        <w:rPr>
          <w:rFonts w:ascii="David" w:hAnsi="David" w:cs="David"/>
          <w:rtl/>
        </w:rPr>
        <w:t>בחברה החרדית בישראל</w:t>
      </w:r>
      <w:r w:rsidRPr="00B455A6">
        <w:rPr>
          <w:rFonts w:ascii="David" w:hAnsi="David" w:cs="David"/>
          <w:rtl/>
        </w:rPr>
        <w:t xml:space="preserve">. עלייה זו אינה נובעת </w:t>
      </w:r>
      <w:ins w:id="2" w:author="Badi Hasisi" w:date="2026-07-27T12:41:00Z">
        <w:r w:rsidR="002406F1">
          <w:rPr>
            <w:rFonts w:ascii="David" w:hAnsi="David" w:cs="David" w:hint="cs"/>
            <w:rtl/>
          </w:rPr>
          <w:t xml:space="preserve">בהכרח </w:t>
        </w:r>
      </w:ins>
      <w:r w:rsidRPr="00B455A6">
        <w:rPr>
          <w:rFonts w:ascii="David" w:hAnsi="David" w:cs="David"/>
          <w:rtl/>
        </w:rPr>
        <w:t>מגידול בכמות העבירות עצמן, אלא כתוצאה משינויים חברתיים המגבירים את המודעות ואת הנכונות של חברי הקהילה לדווח ולשתף פעולה עם הרשויות</w:t>
      </w:r>
      <w:r w:rsidR="00DB1828" w:rsidRPr="00B455A6">
        <w:rPr>
          <w:rFonts w:ascii="David" w:hAnsi="David" w:cs="David"/>
          <w:rtl/>
        </w:rPr>
        <w:t xml:space="preserve"> </w:t>
      </w:r>
      <w:r w:rsidR="00B455A6" w:rsidRPr="00B455A6">
        <w:rPr>
          <w:rFonts w:ascii="David" w:hAnsi="David" w:cs="David"/>
          <w:rtl/>
        </w:rPr>
        <w:t>(פינקלשטיין, 2021).</w:t>
      </w:r>
    </w:p>
    <w:p w14:paraId="17293CDF" w14:textId="1C75090C" w:rsidR="002B2CF5" w:rsidRPr="00B455A6" w:rsidRDefault="00DB1828" w:rsidP="00B455A6">
      <w:pPr>
        <w:pStyle w:val="NormalWeb"/>
        <w:bidi/>
        <w:spacing w:line="360" w:lineRule="auto"/>
        <w:jc w:val="both"/>
        <w:rPr>
          <w:rFonts w:ascii="David" w:hAnsi="David" w:cs="David"/>
          <w:rtl/>
        </w:rPr>
      </w:pPr>
      <w:r w:rsidRPr="00B455A6">
        <w:rPr>
          <w:rFonts w:ascii="David" w:hAnsi="David" w:cs="David"/>
          <w:rtl/>
        </w:rPr>
        <w:t>לכן</w:t>
      </w:r>
      <w:r w:rsidR="002B2CF5" w:rsidRPr="00B455A6">
        <w:rPr>
          <w:rFonts w:ascii="David" w:hAnsi="David" w:cs="David"/>
          <w:rtl/>
        </w:rPr>
        <w:t xml:space="preserve">, ארצה לבדוק </w:t>
      </w:r>
      <w:r w:rsidR="00B455A6" w:rsidRPr="00B455A6">
        <w:rPr>
          <w:rFonts w:ascii="David" w:hAnsi="David" w:cs="David"/>
          <w:rtl/>
        </w:rPr>
        <w:t>את הקשר בין רמת ה</w:t>
      </w:r>
      <w:del w:id="3" w:author="Badi Hasisi" w:date="2026-07-27T12:41:00Z">
        <w:r w:rsidR="00B455A6" w:rsidRPr="00B455A6" w:rsidDel="002406F1">
          <w:rPr>
            <w:rFonts w:ascii="David" w:hAnsi="David" w:cs="David"/>
            <w:rtl/>
          </w:rPr>
          <w:delText>מ</w:delText>
        </w:r>
      </w:del>
      <w:r w:rsidR="00B455A6" w:rsidRPr="00B455A6">
        <w:rPr>
          <w:rFonts w:ascii="David" w:hAnsi="David" w:cs="David"/>
          <w:rtl/>
        </w:rPr>
        <w:t>א</w:t>
      </w:r>
      <w:ins w:id="4" w:author="Badi Hasisi" w:date="2026-07-27T12:41:00Z">
        <w:r w:rsidR="002406F1">
          <w:rPr>
            <w:rFonts w:ascii="David" w:hAnsi="David" w:cs="David" w:hint="cs"/>
            <w:rtl/>
          </w:rPr>
          <w:t>מ</w:t>
        </w:r>
      </w:ins>
      <w:r w:rsidR="00B455A6" w:rsidRPr="00B455A6">
        <w:rPr>
          <w:rFonts w:ascii="David" w:hAnsi="David" w:cs="David"/>
          <w:rtl/>
        </w:rPr>
        <w:t>ון במשטרה לבין כמות הדיווח בחברה החרדית, ושאלת המחקר היא האם יש קשר בין שינויים ברמת האמון במשטרה לעלייה בדיווח על עבירות מין בחברה החרדית</w:t>
      </w:r>
      <w:r w:rsidR="00B455A6" w:rsidRPr="00B455A6">
        <w:rPr>
          <w:rFonts w:ascii="David" w:hAnsi="David" w:cs="David"/>
        </w:rPr>
        <w:t>?</w:t>
      </w:r>
      <w:r w:rsidR="00B455A6" w:rsidRPr="00B455A6">
        <w:rPr>
          <w:rFonts w:ascii="David" w:hAnsi="David" w:cs="David"/>
          <w:rtl/>
        </w:rPr>
        <w:t xml:space="preserve"> </w:t>
      </w:r>
      <w:r w:rsidRPr="00B455A6">
        <w:rPr>
          <w:rFonts w:ascii="David" w:hAnsi="David" w:cs="David"/>
          <w:rtl/>
        </w:rPr>
        <w:t xml:space="preserve">ההשערה </w:t>
      </w:r>
      <w:r w:rsidR="002B2CF5" w:rsidRPr="00B455A6">
        <w:rPr>
          <w:rFonts w:ascii="David" w:hAnsi="David" w:cs="David"/>
          <w:rtl/>
        </w:rPr>
        <w:t xml:space="preserve">היא שקיים קשר </w:t>
      </w:r>
      <w:r w:rsidRPr="00B455A6">
        <w:rPr>
          <w:rFonts w:ascii="David" w:hAnsi="David" w:cs="David"/>
          <w:rtl/>
        </w:rPr>
        <w:t>חיובי</w:t>
      </w:r>
      <w:r w:rsidR="002B2CF5" w:rsidRPr="00B455A6">
        <w:rPr>
          <w:rFonts w:ascii="David" w:hAnsi="David" w:cs="David"/>
          <w:rtl/>
        </w:rPr>
        <w:t xml:space="preserve"> בין המשתנים, כלומר</w:t>
      </w:r>
      <w:r w:rsidRPr="00B455A6">
        <w:rPr>
          <w:rFonts w:ascii="David" w:hAnsi="David" w:cs="David"/>
          <w:rtl/>
        </w:rPr>
        <w:t xml:space="preserve"> ככל שעולה האמון במשטרה</w:t>
      </w:r>
      <w:r w:rsidR="002B2CF5" w:rsidRPr="00B455A6">
        <w:rPr>
          <w:rFonts w:ascii="David" w:hAnsi="David" w:cs="David"/>
          <w:rtl/>
        </w:rPr>
        <w:t>, כך יהיו יותר דיווחים על עבירות מין</w:t>
      </w:r>
      <w:r w:rsidR="00B455A6" w:rsidRPr="00B455A6">
        <w:rPr>
          <w:rFonts w:ascii="David" w:hAnsi="David" w:cs="David"/>
          <w:rtl/>
        </w:rPr>
        <w:t>.</w:t>
      </w:r>
    </w:p>
    <w:p w14:paraId="45A1F67F" w14:textId="3DFA1C50" w:rsidR="00DB1828" w:rsidRPr="00B455A6" w:rsidRDefault="00DB1828" w:rsidP="00B455A6">
      <w:pPr>
        <w:pStyle w:val="NormalWeb"/>
        <w:bidi/>
        <w:spacing w:after="0" w:afterAutospacing="0" w:line="360" w:lineRule="auto"/>
        <w:jc w:val="both"/>
        <w:rPr>
          <w:rFonts w:ascii="David" w:hAnsi="David" w:cs="David"/>
          <w:b/>
          <w:bCs/>
          <w:rtl/>
        </w:rPr>
      </w:pPr>
      <w:r w:rsidRPr="00B455A6">
        <w:rPr>
          <w:rFonts w:ascii="David" w:hAnsi="David" w:cs="David"/>
          <w:b/>
          <w:bCs/>
          <w:rtl/>
        </w:rPr>
        <w:t xml:space="preserve">מערך </w:t>
      </w:r>
      <w:del w:id="5" w:author="Badi Hasisi" w:date="2026-07-27T12:44:00Z">
        <w:r w:rsidRPr="00B455A6" w:rsidDel="002406F1">
          <w:rPr>
            <w:rFonts w:ascii="David" w:hAnsi="David" w:cs="David"/>
            <w:b/>
            <w:bCs/>
            <w:rtl/>
          </w:rPr>
          <w:delText>ניסוי</w:delText>
        </w:r>
      </w:del>
      <w:ins w:id="6" w:author="Badi Hasisi" w:date="2026-07-27T12:44:00Z">
        <w:r w:rsidR="002406F1">
          <w:rPr>
            <w:rFonts w:ascii="David" w:hAnsi="David" w:cs="David" w:hint="cs"/>
            <w:b/>
            <w:bCs/>
            <w:rtl/>
          </w:rPr>
          <w:t>המחקר</w:t>
        </w:r>
      </w:ins>
    </w:p>
    <w:p w14:paraId="04D213CF" w14:textId="443D46C3" w:rsidR="00B455A6" w:rsidRPr="00B455A6" w:rsidRDefault="00B455A6" w:rsidP="00B455A6">
      <w:pPr>
        <w:pStyle w:val="NormalWeb"/>
        <w:bidi/>
        <w:spacing w:before="0" w:beforeAutospacing="0" w:line="360" w:lineRule="auto"/>
        <w:jc w:val="both"/>
        <w:rPr>
          <w:rFonts w:ascii="David" w:hAnsi="David" w:cs="David"/>
          <w:rtl/>
        </w:rPr>
      </w:pPr>
      <w:r w:rsidRPr="00B455A6">
        <w:rPr>
          <w:rFonts w:ascii="David" w:hAnsi="David" w:cs="David"/>
          <w:rtl/>
        </w:rPr>
        <w:t>במחקר הנוכחי אסקור נתונים מ-20 השנים האחרונות בהן פורסמו הנתונים (2005-2025), בהתאם לספרות המעידה על עלייה בדיווחים בתקופת זמן זו (פינקלשטיין, 2021). ראשית, אבחן האם ישנה עלייה בכמות הדיווחים למשטרה בשנים אלו. הספרות הקיימת מצאה עלייה בדיווח לרשויות ולרווחה, לכן אבחן האם עלייה זו באה לידי ביטוי גם בדיווח למשטרה.</w:t>
      </w:r>
      <w:r w:rsidR="00FD6625" w:rsidRPr="00FD6625">
        <w:rPr>
          <w:rFonts w:ascii="David" w:hAnsi="David" w:cs="David"/>
          <w:rtl/>
        </w:rPr>
        <w:t xml:space="preserve"> </w:t>
      </w:r>
      <w:r w:rsidR="00FD6625">
        <w:rPr>
          <w:rFonts w:ascii="David" w:hAnsi="David" w:cs="David" w:hint="cs"/>
          <w:rtl/>
        </w:rPr>
        <w:t xml:space="preserve">את הנתונים </w:t>
      </w:r>
      <w:r w:rsidR="00FD6625" w:rsidRPr="00B455A6">
        <w:rPr>
          <w:rFonts w:ascii="David" w:hAnsi="David" w:cs="David"/>
          <w:rtl/>
        </w:rPr>
        <w:t>אקח מתוך הסקר לביטחון אישי של הלשכה המרכזית לסטטיסטיקה.</w:t>
      </w:r>
      <w:r w:rsidR="00FD6625">
        <w:rPr>
          <w:rFonts w:ascii="David" w:hAnsi="David" w:cs="David" w:hint="cs"/>
          <w:rtl/>
        </w:rPr>
        <w:t xml:space="preserve"> זאת משום</w:t>
      </w:r>
      <w:r w:rsidRPr="00B455A6">
        <w:rPr>
          <w:rFonts w:ascii="David" w:hAnsi="David" w:cs="David"/>
          <w:rtl/>
        </w:rPr>
        <w:t xml:space="preserve"> </w:t>
      </w:r>
      <w:r w:rsidR="00FD6625">
        <w:rPr>
          <w:rFonts w:ascii="David" w:hAnsi="David" w:cs="David" w:hint="cs"/>
          <w:rtl/>
        </w:rPr>
        <w:t>ש</w:t>
      </w:r>
      <w:r w:rsidRPr="00B455A6">
        <w:rPr>
          <w:rFonts w:ascii="David" w:hAnsi="David" w:cs="David"/>
          <w:rtl/>
        </w:rPr>
        <w:t xml:space="preserve">אין נתונים זמינים של חלוקת תיקי עבירות המין במשטרה לפי רמת דת, וישנה בעייתיות בחלוקה לפי עיר מגורים שכן חרדים רבים גרים גם בערים מעורבות. </w:t>
      </w:r>
    </w:p>
    <w:p w14:paraId="237FC0F2" w14:textId="2DF3C6FA" w:rsidR="00B455A6" w:rsidRPr="00B455A6" w:rsidRDefault="00B455A6" w:rsidP="00B455A6">
      <w:pPr>
        <w:pStyle w:val="NormalWeb"/>
        <w:bidi/>
        <w:spacing w:before="0" w:beforeAutospacing="0" w:line="360" w:lineRule="auto"/>
        <w:jc w:val="both"/>
        <w:rPr>
          <w:rFonts w:ascii="David" w:hAnsi="David" w:cs="David"/>
          <w:rtl/>
          <w:lang w:val="en-US"/>
        </w:rPr>
      </w:pPr>
      <w:r w:rsidRPr="00B455A6">
        <w:rPr>
          <w:rFonts w:ascii="David" w:hAnsi="David" w:cs="David"/>
          <w:rtl/>
        </w:rPr>
        <w:t xml:space="preserve">בנוסף, אבחן את הקשר בין המשתנים. המשתנה הבלתי תלוי הוא האמון במשטרה, </w:t>
      </w:r>
      <w:r w:rsidR="00FD57B5">
        <w:rPr>
          <w:rFonts w:ascii="David" w:hAnsi="David" w:cs="David" w:hint="cs"/>
          <w:rtl/>
        </w:rPr>
        <w:t>אותו</w:t>
      </w:r>
      <w:r w:rsidRPr="00B455A6">
        <w:rPr>
          <w:rFonts w:ascii="David" w:hAnsi="David" w:cs="David"/>
          <w:rtl/>
        </w:rPr>
        <w:t xml:space="preserve"> אבדוק לפי מדד הדמוקרטיה הישראלית של המכון הישראלי לדמוקרטיה. המשתנה התלוי הוא </w:t>
      </w:r>
      <w:r w:rsidRPr="00B455A6">
        <w:rPr>
          <w:rFonts w:ascii="David" w:hAnsi="David" w:cs="David"/>
          <w:rtl/>
          <w:lang w:val="en-US"/>
        </w:rPr>
        <w:t>החלק היחסי של עבירות המין שדווחו, כלומר כמה עבירות מין דווחו למשטרה מתוך סך עבירות המין. את הנתונים אקח מתוך הסקר לביטחון אישי של הלשכה המרכזית לסטטיסטיקה.</w:t>
      </w:r>
      <w:r w:rsidRPr="00B455A6">
        <w:rPr>
          <w:rFonts w:ascii="David" w:hAnsi="David" w:cs="David"/>
          <w:rtl/>
        </w:rPr>
        <w:t xml:space="preserve"> </w:t>
      </w:r>
      <w:r w:rsidRPr="00B455A6">
        <w:rPr>
          <w:rFonts w:ascii="David" w:hAnsi="David" w:cs="David"/>
          <w:rtl/>
          <w:lang w:val="en-US"/>
        </w:rPr>
        <w:t xml:space="preserve">לבחינת הקשר, אערוך מבחן </w:t>
      </w:r>
      <w:commentRangeStart w:id="7"/>
      <w:r w:rsidRPr="00B455A6">
        <w:rPr>
          <w:rFonts w:ascii="David" w:hAnsi="David" w:cs="David"/>
          <w:rtl/>
          <w:lang w:val="en-US"/>
        </w:rPr>
        <w:t>פירסון</w:t>
      </w:r>
      <w:commentRangeEnd w:id="7"/>
      <w:r w:rsidR="002406F1">
        <w:rPr>
          <w:rStyle w:val="CommentReference"/>
          <w:rFonts w:asciiTheme="minorHAnsi" w:eastAsiaTheme="minorHAnsi" w:hAnsiTheme="minorHAnsi" w:cstheme="minorBidi"/>
          <w:kern w:val="2"/>
          <w:rtl/>
          <w14:ligatures w14:val="standardContextual"/>
        </w:rPr>
        <w:commentReference w:id="7"/>
      </w:r>
      <w:r w:rsidRPr="00B455A6">
        <w:rPr>
          <w:rFonts w:ascii="David" w:hAnsi="David" w:cs="David"/>
          <w:rtl/>
          <w:lang w:val="en-US"/>
        </w:rPr>
        <w:t xml:space="preserve"> לבדיקת </w:t>
      </w:r>
      <w:r w:rsidR="00FD57B5">
        <w:rPr>
          <w:rFonts w:ascii="David" w:hAnsi="David" w:cs="David" w:hint="cs"/>
          <w:rtl/>
          <w:lang w:val="en-US"/>
        </w:rPr>
        <w:t xml:space="preserve">הקשר בין </w:t>
      </w:r>
      <w:r w:rsidRPr="00B455A6">
        <w:rPr>
          <w:rFonts w:ascii="David" w:hAnsi="David" w:cs="David"/>
          <w:rtl/>
          <w:lang w:val="en-US"/>
        </w:rPr>
        <w:t xml:space="preserve">המשתנים. וכן אערוך רגרסיה ליניארית כדי לנתח מגמות ולנבא לפיהם את כמות הדיווחים בהמשך. </w:t>
      </w:r>
    </w:p>
    <w:p w14:paraId="2C139033" w14:textId="77777777" w:rsidR="00B455A6" w:rsidRPr="00B455A6" w:rsidRDefault="00B455A6" w:rsidP="00B455A6">
      <w:pPr>
        <w:spacing w:line="360" w:lineRule="auto"/>
        <w:rPr>
          <w:rFonts w:ascii="David" w:eastAsia="Times New Roman" w:hAnsi="David" w:cs="David"/>
          <w:kern w:val="0"/>
          <w:rtl/>
          <w:lang w:val="en-US"/>
          <w14:ligatures w14:val="none"/>
        </w:rPr>
      </w:pPr>
      <w:r w:rsidRPr="00B455A6">
        <w:rPr>
          <w:rFonts w:ascii="David" w:hAnsi="David" w:cs="David"/>
          <w:rtl/>
          <w:lang w:val="en-US"/>
        </w:rPr>
        <w:br w:type="page"/>
      </w:r>
    </w:p>
    <w:p w14:paraId="40E41F52" w14:textId="12A68120" w:rsidR="004B09C6" w:rsidRDefault="00B455A6" w:rsidP="00B455A6">
      <w:pPr>
        <w:pStyle w:val="NormalWeb"/>
        <w:bidi/>
        <w:spacing w:before="0" w:beforeAutospacing="0" w:line="360" w:lineRule="auto"/>
        <w:jc w:val="center"/>
        <w:rPr>
          <w:rFonts w:ascii="David" w:hAnsi="David" w:cs="David"/>
          <w:b/>
          <w:bCs/>
          <w:rtl/>
          <w:lang w:val="en-US"/>
        </w:rPr>
      </w:pPr>
      <w:r w:rsidRPr="00B455A6">
        <w:rPr>
          <w:rFonts w:ascii="David" w:hAnsi="David" w:cs="David" w:hint="cs"/>
          <w:b/>
          <w:bCs/>
          <w:rtl/>
          <w:lang w:val="en-US"/>
        </w:rPr>
        <w:lastRenderedPageBreak/>
        <w:t>ביבליוגרפיה</w:t>
      </w:r>
    </w:p>
    <w:p w14:paraId="4FE1CCBC" w14:textId="02660AE7" w:rsidR="00B455A6" w:rsidRPr="00FD57B5" w:rsidRDefault="00B455A6" w:rsidP="00B455A6">
      <w:pPr>
        <w:pStyle w:val="NormalWeb"/>
        <w:bidi/>
        <w:spacing w:before="0" w:beforeAutospacing="0" w:line="360" w:lineRule="auto"/>
        <w:rPr>
          <w:rtl/>
          <w:lang w:val="en-US"/>
        </w:rPr>
      </w:pPr>
      <w:r>
        <w:rPr>
          <w:rtl/>
        </w:rPr>
        <w:t>פינקלשטיין, א'. (2021, 7 בדצמבר</w:t>
      </w:r>
      <w:r>
        <w:t xml:space="preserve">). </w:t>
      </w:r>
      <w:r>
        <w:rPr>
          <w:rStyle w:val="Emphasis"/>
          <w:rtl/>
        </w:rPr>
        <w:t xml:space="preserve">הודעה לעיתונות: זינוק במספר המטופלים במחלקות הרווחה ברשויות החרדיות </w:t>
      </w:r>
      <w:r>
        <w:rPr>
          <w:rStyle w:val="Emphasis"/>
          <w:rtl/>
        </w:rPr>
        <w:tab/>
        <w:t>בשל פגיעות מיניות</w:t>
      </w:r>
      <w:r>
        <w:t xml:space="preserve">. </w:t>
      </w:r>
      <w:r>
        <w:rPr>
          <w:rtl/>
        </w:rPr>
        <w:t>המכון הישראלי לדמוקרטיה</w:t>
      </w:r>
      <w:r>
        <w:rPr>
          <w:rFonts w:hint="cs"/>
          <w:rtl/>
        </w:rPr>
        <w:t xml:space="preserve">. </w:t>
      </w:r>
      <w:r>
        <w:t xml:space="preserve"> </w:t>
      </w:r>
      <w:hyperlink r:id="rId12" w:history="1">
        <w:r w:rsidRPr="00C2394D">
          <w:rPr>
            <w:rStyle w:val="Hyperlink"/>
          </w:rPr>
          <w:t>https://www.idi.org.il/articles/36764</w:t>
        </w:r>
      </w:hyperlink>
      <w:r>
        <w:rPr>
          <w:rFonts w:hint="cs"/>
          <w:rtl/>
        </w:rPr>
        <w:t xml:space="preserve"> </w:t>
      </w:r>
    </w:p>
    <w:p w14:paraId="3C3782CE" w14:textId="71C3ACEE" w:rsidR="004B09C6" w:rsidRPr="00B455A6" w:rsidRDefault="004B09C6" w:rsidP="00B455A6">
      <w:pPr>
        <w:spacing w:line="360" w:lineRule="auto"/>
        <w:rPr>
          <w:rFonts w:ascii="David" w:hAnsi="David" w:cs="David"/>
          <w:color w:val="222222"/>
          <w:shd w:val="clear" w:color="auto" w:fill="FFFFFF"/>
          <w:rtl/>
        </w:rPr>
      </w:pPr>
      <w:bookmarkStart w:id="8" w:name="OLE_LINK18"/>
      <w:r w:rsidRPr="00B455A6">
        <w:rPr>
          <w:rFonts w:ascii="David" w:hAnsi="David" w:cs="David"/>
          <w:color w:val="222222"/>
          <w:shd w:val="clear" w:color="auto" w:fill="FFFFFF"/>
        </w:rPr>
        <w:t xml:space="preserve">Alfandari, R., Enosh, G., &amp; Rechnitzer, H. (2021). To split or include? Child sexual abuse mandate </w:t>
      </w:r>
      <w:r w:rsidR="00B455A6">
        <w:rPr>
          <w:rFonts w:ascii="David" w:hAnsi="David" w:cs="David"/>
          <w:color w:val="222222"/>
          <w:shd w:val="clear" w:color="auto" w:fill="FFFFFF"/>
          <w:rtl/>
        </w:rPr>
        <w:tab/>
      </w:r>
      <w:r w:rsidR="00B455A6">
        <w:rPr>
          <w:rFonts w:ascii="David" w:hAnsi="David" w:cs="David"/>
          <w:color w:val="222222"/>
          <w:shd w:val="clear" w:color="auto" w:fill="FFFFFF"/>
          <w:rtl/>
        </w:rPr>
        <w:tab/>
      </w:r>
      <w:r w:rsidRPr="00B455A6">
        <w:rPr>
          <w:rFonts w:ascii="David" w:hAnsi="David" w:cs="David"/>
          <w:color w:val="222222"/>
          <w:shd w:val="clear" w:color="auto" w:fill="FFFFFF"/>
        </w:rPr>
        <w:t>reporting in the ultra-orthodox Jewish community in Israel. </w:t>
      </w:r>
      <w:r w:rsidRPr="00B455A6">
        <w:rPr>
          <w:rFonts w:ascii="David" w:hAnsi="David" w:cs="David"/>
          <w:i/>
          <w:iCs/>
          <w:color w:val="222222"/>
          <w:shd w:val="clear" w:color="auto" w:fill="FFFFFF"/>
        </w:rPr>
        <w:t xml:space="preserve">Children and Youth Services </w:t>
      </w:r>
      <w:r w:rsidR="00B455A6">
        <w:rPr>
          <w:rFonts w:ascii="David" w:hAnsi="David" w:cs="David"/>
          <w:i/>
          <w:iCs/>
          <w:color w:val="222222"/>
          <w:shd w:val="clear" w:color="auto" w:fill="FFFFFF"/>
          <w:rtl/>
        </w:rPr>
        <w:tab/>
      </w:r>
      <w:r w:rsidRPr="00B455A6">
        <w:rPr>
          <w:rFonts w:ascii="David" w:hAnsi="David" w:cs="David"/>
          <w:i/>
          <w:iCs/>
          <w:color w:val="222222"/>
          <w:shd w:val="clear" w:color="auto" w:fill="FFFFFF"/>
        </w:rPr>
        <w:t>Review</w:t>
      </w:r>
      <w:r w:rsidRPr="00B455A6">
        <w:rPr>
          <w:rFonts w:ascii="David" w:hAnsi="David" w:cs="David"/>
          <w:color w:val="222222"/>
          <w:shd w:val="clear" w:color="auto" w:fill="FFFFFF"/>
        </w:rPr>
        <w:t>, </w:t>
      </w:r>
      <w:r w:rsidRPr="00B455A6">
        <w:rPr>
          <w:rFonts w:ascii="David" w:hAnsi="David" w:cs="David"/>
          <w:i/>
          <w:iCs/>
          <w:color w:val="222222"/>
          <w:shd w:val="clear" w:color="auto" w:fill="FFFFFF"/>
        </w:rPr>
        <w:t>120</w:t>
      </w:r>
      <w:r w:rsidRPr="00B455A6">
        <w:rPr>
          <w:rFonts w:ascii="David" w:hAnsi="David" w:cs="David"/>
          <w:color w:val="222222"/>
          <w:shd w:val="clear" w:color="auto" w:fill="FFFFFF"/>
        </w:rPr>
        <w:t>.</w:t>
      </w:r>
      <w:bookmarkEnd w:id="8"/>
      <w:r w:rsidR="00B455A6">
        <w:rPr>
          <w:rFonts w:ascii="David" w:hAnsi="David" w:cs="David" w:hint="cs"/>
          <w:color w:val="222222"/>
          <w:shd w:val="clear" w:color="auto" w:fill="FFFFFF"/>
          <w:rtl/>
        </w:rPr>
        <w:t xml:space="preserve"> </w:t>
      </w:r>
      <w:hyperlink r:id="rId13" w:history="1">
        <w:r w:rsidR="00B455A6" w:rsidRPr="00C2394D">
          <w:rPr>
            <w:rStyle w:val="Hyperlink"/>
            <w:rFonts w:ascii="David" w:hAnsi="David" w:cs="David"/>
          </w:rPr>
          <w:t>https://doi.org/10.1016/j.childyouth.2020.105759</w:t>
        </w:r>
      </w:hyperlink>
    </w:p>
    <w:p w14:paraId="452B3DF0" w14:textId="7ACE2888" w:rsidR="00B455A6" w:rsidRPr="00B455A6" w:rsidRDefault="00B455A6" w:rsidP="00B455A6">
      <w:pPr>
        <w:spacing w:before="240" w:line="360" w:lineRule="auto"/>
        <w:rPr>
          <w:rFonts w:ascii="David" w:hAnsi="David" w:cs="David"/>
          <w:rtl/>
        </w:rPr>
      </w:pPr>
      <w:bookmarkStart w:id="9" w:name="OLE_LINK20"/>
      <w:bookmarkStart w:id="10" w:name="OLE_LINK22"/>
      <w:r w:rsidRPr="00B455A6">
        <w:rPr>
          <w:rFonts w:ascii="David" w:hAnsi="David" w:cs="David"/>
        </w:rPr>
        <w:t xml:space="preserve">Baumer, E. P. (2002). Neighborhood disadvantage and police notification by victims of violence. </w:t>
      </w:r>
      <w:r>
        <w:rPr>
          <w:rFonts w:ascii="David" w:hAnsi="David" w:cs="David"/>
          <w:rtl/>
        </w:rPr>
        <w:tab/>
      </w:r>
      <w:r w:rsidRPr="00B455A6">
        <w:rPr>
          <w:rStyle w:val="Emphasis"/>
          <w:rFonts w:ascii="David" w:hAnsi="David" w:cs="David"/>
        </w:rPr>
        <w:t>Criminology, 40</w:t>
      </w:r>
      <w:r w:rsidRPr="00B455A6">
        <w:rPr>
          <w:rFonts w:ascii="David" w:hAnsi="David" w:cs="David"/>
        </w:rPr>
        <w:t xml:space="preserve">(3), 579–616. </w:t>
      </w:r>
      <w:hyperlink r:id="rId14" w:tgtFrame="_new" w:history="1">
        <w:r w:rsidRPr="00B455A6">
          <w:rPr>
            <w:rStyle w:val="Hyperlink"/>
            <w:rFonts w:ascii="David" w:hAnsi="David" w:cs="David"/>
          </w:rPr>
          <w:t>https://doi.org/10.1111/j.1745-9125.2002.tb00967.x</w:t>
        </w:r>
      </w:hyperlink>
    </w:p>
    <w:p w14:paraId="0B65D4AB" w14:textId="16535AB8" w:rsidR="004B09C6" w:rsidRDefault="004B09C6" w:rsidP="00B455A6">
      <w:pPr>
        <w:spacing w:before="240" w:line="360" w:lineRule="auto"/>
        <w:rPr>
          <w:rFonts w:ascii="David" w:hAnsi="David" w:cs="David"/>
          <w:color w:val="222222"/>
          <w:shd w:val="clear" w:color="auto" w:fill="FFFFFF"/>
          <w:rtl/>
        </w:rPr>
      </w:pPr>
      <w:r w:rsidRPr="00B455A6">
        <w:rPr>
          <w:rFonts w:ascii="David" w:hAnsi="David" w:cs="David"/>
          <w:color w:val="222222"/>
          <w:shd w:val="clear" w:color="auto" w:fill="FFFFFF"/>
        </w:rPr>
        <w:t xml:space="preserve">Katzenstein, D., &amp; Fontes, L. A. (2017). Twice silenced: The underreporting of child sexual abuse </w:t>
      </w:r>
      <w:r w:rsidR="00B455A6">
        <w:rPr>
          <w:rFonts w:ascii="David" w:hAnsi="David" w:cs="David"/>
          <w:color w:val="222222"/>
          <w:shd w:val="clear" w:color="auto" w:fill="FFFFFF"/>
          <w:rtl/>
        </w:rPr>
        <w:tab/>
      </w:r>
      <w:r w:rsidRPr="00B455A6">
        <w:rPr>
          <w:rFonts w:ascii="David" w:hAnsi="David" w:cs="David"/>
          <w:color w:val="222222"/>
          <w:shd w:val="clear" w:color="auto" w:fill="FFFFFF"/>
        </w:rPr>
        <w:t>in Orthodox Jewish communities. </w:t>
      </w:r>
      <w:r w:rsidRPr="00B455A6">
        <w:rPr>
          <w:rFonts w:ascii="David" w:hAnsi="David" w:cs="David"/>
          <w:i/>
          <w:iCs/>
          <w:color w:val="222222"/>
          <w:shd w:val="clear" w:color="auto" w:fill="FFFFFF"/>
        </w:rPr>
        <w:t>Journal of child sexual abuse</w:t>
      </w:r>
      <w:r w:rsidRPr="00B455A6">
        <w:rPr>
          <w:rFonts w:ascii="David" w:hAnsi="David" w:cs="David"/>
          <w:color w:val="222222"/>
          <w:shd w:val="clear" w:color="auto" w:fill="FFFFFF"/>
        </w:rPr>
        <w:t>, </w:t>
      </w:r>
      <w:r w:rsidRPr="00B455A6">
        <w:rPr>
          <w:rFonts w:ascii="David" w:hAnsi="David" w:cs="David"/>
          <w:i/>
          <w:iCs/>
          <w:color w:val="222222"/>
          <w:shd w:val="clear" w:color="auto" w:fill="FFFFFF"/>
        </w:rPr>
        <w:t>26</w:t>
      </w:r>
      <w:r w:rsidRPr="00B455A6">
        <w:rPr>
          <w:rFonts w:ascii="David" w:hAnsi="David" w:cs="David"/>
          <w:color w:val="222222"/>
          <w:shd w:val="clear" w:color="auto" w:fill="FFFFFF"/>
        </w:rPr>
        <w:t xml:space="preserve">(6). </w:t>
      </w:r>
      <w:bookmarkEnd w:id="9"/>
      <w:r w:rsidR="00B455A6">
        <w:rPr>
          <w:rFonts w:ascii="David" w:hAnsi="David" w:cs="David"/>
          <w:color w:val="222222"/>
          <w:shd w:val="clear" w:color="auto" w:fill="FFFFFF"/>
          <w:rtl/>
        </w:rPr>
        <w:tab/>
      </w:r>
      <w:hyperlink r:id="rId15" w:history="1">
        <w:r w:rsidR="00B455A6" w:rsidRPr="00C2394D">
          <w:rPr>
            <w:rStyle w:val="Hyperlink"/>
            <w:rFonts w:ascii="David" w:hAnsi="David" w:cs="David"/>
            <w:shd w:val="clear" w:color="auto" w:fill="FFFFFF"/>
          </w:rPr>
          <w:t>https://doi.org/10.1080/10538712.2017.1336505</w:t>
        </w:r>
      </w:hyperlink>
      <w:bookmarkEnd w:id="10"/>
    </w:p>
    <w:p w14:paraId="6CC20D90" w14:textId="6B8F31DD" w:rsidR="00B455A6" w:rsidRPr="00B455A6" w:rsidRDefault="00B455A6" w:rsidP="00B455A6">
      <w:pPr>
        <w:spacing w:before="240" w:line="360" w:lineRule="auto"/>
        <w:rPr>
          <w:rFonts w:ascii="David" w:hAnsi="David" w:cs="David"/>
          <w:color w:val="222222"/>
          <w:shd w:val="clear" w:color="auto" w:fill="FFFFFF"/>
        </w:rPr>
      </w:pPr>
      <w:r w:rsidRPr="00B455A6">
        <w:rPr>
          <w:rFonts w:ascii="David" w:hAnsi="David" w:cs="David"/>
        </w:rPr>
        <w:t xml:space="preserve">Kravel-Tovi, M. (2024). Unorthodox Alliances at the Margins of the State: Haredi Jews, the Israeli </w:t>
      </w:r>
      <w:r>
        <w:rPr>
          <w:rFonts w:ascii="David" w:hAnsi="David" w:cs="David"/>
          <w:rtl/>
        </w:rPr>
        <w:tab/>
      </w:r>
      <w:r w:rsidRPr="00B455A6">
        <w:rPr>
          <w:rFonts w:ascii="David" w:hAnsi="David" w:cs="David"/>
        </w:rPr>
        <w:t xml:space="preserve">State, and the Collaborative Battle Against Sexual Violence. </w:t>
      </w:r>
      <w:r w:rsidRPr="00B455A6">
        <w:rPr>
          <w:rFonts w:ascii="David" w:hAnsi="David" w:cs="David"/>
          <w:i/>
          <w:iCs/>
        </w:rPr>
        <w:t xml:space="preserve">American Behavioral </w:t>
      </w:r>
      <w:r>
        <w:rPr>
          <w:rFonts w:ascii="David" w:hAnsi="David" w:cs="David"/>
          <w:i/>
          <w:iCs/>
          <w:rtl/>
        </w:rPr>
        <w:tab/>
      </w:r>
      <w:r w:rsidRPr="00B455A6">
        <w:rPr>
          <w:rFonts w:ascii="David" w:hAnsi="David" w:cs="David"/>
          <w:i/>
          <w:iCs/>
        </w:rPr>
        <w:t>Scientist</w:t>
      </w:r>
      <w:r w:rsidRPr="00B455A6">
        <w:rPr>
          <w:rFonts w:ascii="David" w:hAnsi="David" w:cs="David"/>
        </w:rPr>
        <w:t>.</w:t>
      </w:r>
      <w:r>
        <w:rPr>
          <w:rFonts w:ascii="David" w:hAnsi="David" w:cs="David" w:hint="cs"/>
          <w:rtl/>
        </w:rPr>
        <w:t xml:space="preserve"> </w:t>
      </w:r>
      <w:hyperlink r:id="rId16" w:history="1">
        <w:r w:rsidRPr="00C2394D">
          <w:rPr>
            <w:rStyle w:val="Hyperlink"/>
            <w:rFonts w:ascii="David" w:hAnsi="David" w:cs="David"/>
            <w:shd w:val="clear" w:color="auto" w:fill="FFFFFF"/>
          </w:rPr>
          <w:t>https://doi.org/10.1177/00027642241260378</w:t>
        </w:r>
      </w:hyperlink>
    </w:p>
    <w:p w14:paraId="78ADC299" w14:textId="1FF6F4EE" w:rsidR="00B455A6" w:rsidRPr="00B455A6" w:rsidRDefault="00B455A6" w:rsidP="00B455A6">
      <w:pPr>
        <w:spacing w:line="360" w:lineRule="auto"/>
        <w:rPr>
          <w:rFonts w:ascii="David" w:hAnsi="David" w:cs="David"/>
          <w:color w:val="222222"/>
          <w:shd w:val="clear" w:color="auto" w:fill="FFFFFF"/>
        </w:rPr>
      </w:pPr>
      <w:r w:rsidRPr="00B455A6">
        <w:rPr>
          <w:rFonts w:ascii="David" w:hAnsi="David" w:cs="David"/>
          <w:color w:val="222222"/>
          <w:shd w:val="clear" w:color="auto" w:fill="FFFFFF"/>
        </w:rPr>
        <w:t xml:space="preserve">Lusky-Weisrose, E., Fleishman, T., &amp; Tener, D. (2022). “A little bit of light dispels a lot of </w:t>
      </w:r>
      <w:r>
        <w:rPr>
          <w:rFonts w:ascii="David" w:hAnsi="David" w:cs="David"/>
          <w:color w:val="222222"/>
          <w:shd w:val="clear" w:color="auto" w:fill="FFFFFF"/>
          <w:rtl/>
        </w:rPr>
        <w:tab/>
      </w:r>
      <w:r w:rsidRPr="00B455A6">
        <w:rPr>
          <w:rFonts w:ascii="David" w:hAnsi="David" w:cs="David"/>
          <w:color w:val="222222"/>
          <w:shd w:val="clear" w:color="auto" w:fill="FFFFFF"/>
        </w:rPr>
        <w:t xml:space="preserve">darkness”: Online disclosure of child sexual abuse by authority figures in the </w:t>
      </w:r>
      <w:r>
        <w:rPr>
          <w:rFonts w:ascii="David" w:hAnsi="David" w:cs="David"/>
          <w:color w:val="222222"/>
          <w:shd w:val="clear" w:color="auto" w:fill="FFFFFF"/>
          <w:rtl/>
        </w:rPr>
        <w:tab/>
      </w:r>
      <w:r w:rsidRPr="00B455A6">
        <w:rPr>
          <w:rFonts w:ascii="David" w:hAnsi="David" w:cs="David"/>
          <w:color w:val="222222"/>
          <w:shd w:val="clear" w:color="auto" w:fill="FFFFFF"/>
        </w:rPr>
        <w:t>Ultraorthodox Jewish community in Israel. </w:t>
      </w:r>
      <w:r w:rsidRPr="00B455A6">
        <w:rPr>
          <w:rFonts w:ascii="David" w:hAnsi="David" w:cs="David"/>
          <w:i/>
          <w:iCs/>
          <w:color w:val="222222"/>
          <w:shd w:val="clear" w:color="auto" w:fill="FFFFFF"/>
        </w:rPr>
        <w:t>Journal of interpersonal violence</w:t>
      </w:r>
      <w:r w:rsidRPr="00B455A6">
        <w:rPr>
          <w:rFonts w:ascii="David" w:hAnsi="David" w:cs="David"/>
          <w:color w:val="222222"/>
          <w:shd w:val="clear" w:color="auto" w:fill="FFFFFF"/>
        </w:rPr>
        <w:t>, </w:t>
      </w:r>
      <w:r w:rsidRPr="00B455A6">
        <w:rPr>
          <w:rFonts w:ascii="David" w:hAnsi="David" w:cs="David"/>
          <w:i/>
          <w:iCs/>
          <w:color w:val="222222"/>
          <w:shd w:val="clear" w:color="auto" w:fill="FFFFFF"/>
        </w:rPr>
        <w:t>37</w:t>
      </w:r>
      <w:r w:rsidRPr="00B455A6">
        <w:rPr>
          <w:rFonts w:ascii="David" w:hAnsi="David" w:cs="David"/>
          <w:color w:val="222222"/>
          <w:shd w:val="clear" w:color="auto" w:fill="FFFFFF"/>
        </w:rPr>
        <w:t>(19-20).</w:t>
      </w:r>
      <w:r>
        <w:rPr>
          <w:rFonts w:ascii="David" w:hAnsi="David" w:cs="David" w:hint="cs"/>
          <w:color w:val="222222"/>
          <w:shd w:val="clear" w:color="auto" w:fill="FFFFFF"/>
          <w:rtl/>
        </w:rPr>
        <w:t xml:space="preserve"> </w:t>
      </w:r>
      <w:r>
        <w:rPr>
          <w:rFonts w:ascii="David" w:hAnsi="David" w:cs="David"/>
          <w:color w:val="222222"/>
          <w:shd w:val="clear" w:color="auto" w:fill="FFFFFF"/>
          <w:rtl/>
        </w:rPr>
        <w:tab/>
      </w:r>
      <w:hyperlink r:id="rId17" w:history="1">
        <w:r w:rsidRPr="00C2394D">
          <w:rPr>
            <w:rStyle w:val="Hyperlink"/>
            <w:rFonts w:ascii="David" w:hAnsi="David" w:cs="David"/>
            <w:shd w:val="clear" w:color="auto" w:fill="FFFFFF"/>
          </w:rPr>
          <w:t>https://doi.org/10.1177/08862605211028370</w:t>
        </w:r>
      </w:hyperlink>
    </w:p>
    <w:p w14:paraId="377FE431" w14:textId="4F69CA73" w:rsidR="00B455A6" w:rsidRPr="00B455A6" w:rsidRDefault="00B455A6" w:rsidP="00B455A6">
      <w:pPr>
        <w:spacing w:line="360" w:lineRule="auto"/>
        <w:rPr>
          <w:rFonts w:ascii="David" w:hAnsi="David" w:cs="David"/>
          <w:color w:val="222222"/>
          <w:shd w:val="clear" w:color="auto" w:fill="FFFFFF"/>
          <w:rtl/>
        </w:rPr>
      </w:pPr>
      <w:r w:rsidRPr="00B455A6">
        <w:rPr>
          <w:rFonts w:ascii="David" w:hAnsi="David" w:cs="David"/>
          <w:color w:val="222222"/>
          <w:shd w:val="clear" w:color="auto" w:fill="FFFFFF"/>
        </w:rPr>
        <w:t xml:space="preserve">Sunshine, J., &amp; Tyler, T. R. (2003). The role of procedural justice and legitimacy in shaping public </w:t>
      </w:r>
      <w:r>
        <w:rPr>
          <w:rFonts w:ascii="David" w:hAnsi="David" w:cs="David"/>
          <w:color w:val="222222"/>
          <w:shd w:val="clear" w:color="auto" w:fill="FFFFFF"/>
          <w:rtl/>
        </w:rPr>
        <w:tab/>
      </w:r>
      <w:r w:rsidRPr="00B455A6">
        <w:rPr>
          <w:rFonts w:ascii="David" w:hAnsi="David" w:cs="David"/>
          <w:color w:val="222222"/>
          <w:shd w:val="clear" w:color="auto" w:fill="FFFFFF"/>
        </w:rPr>
        <w:t>support for policing. </w:t>
      </w:r>
      <w:r w:rsidRPr="00B455A6">
        <w:rPr>
          <w:rFonts w:ascii="David" w:hAnsi="David" w:cs="David"/>
          <w:i/>
          <w:iCs/>
          <w:color w:val="222222"/>
          <w:shd w:val="clear" w:color="auto" w:fill="FFFFFF"/>
        </w:rPr>
        <w:t>Law &amp; society review</w:t>
      </w:r>
      <w:r w:rsidRPr="00B455A6">
        <w:rPr>
          <w:rFonts w:ascii="David" w:hAnsi="David" w:cs="David"/>
          <w:color w:val="222222"/>
          <w:shd w:val="clear" w:color="auto" w:fill="FFFFFF"/>
        </w:rPr>
        <w:t>, </w:t>
      </w:r>
      <w:r w:rsidRPr="00B455A6">
        <w:rPr>
          <w:rFonts w:ascii="David" w:hAnsi="David" w:cs="David"/>
          <w:i/>
          <w:iCs/>
          <w:color w:val="222222"/>
          <w:shd w:val="clear" w:color="auto" w:fill="FFFFFF"/>
        </w:rPr>
        <w:t>37</w:t>
      </w:r>
      <w:r w:rsidRPr="00B455A6">
        <w:rPr>
          <w:rFonts w:ascii="David" w:hAnsi="David" w:cs="David"/>
          <w:color w:val="222222"/>
          <w:shd w:val="clear" w:color="auto" w:fill="FFFFFF"/>
        </w:rPr>
        <w:t>(3), 513-547.</w:t>
      </w:r>
      <w:r w:rsidRPr="00B455A6">
        <w:rPr>
          <w:rFonts w:ascii="David" w:hAnsi="David" w:cs="David"/>
          <w:color w:val="222222"/>
          <w:shd w:val="clear" w:color="auto" w:fill="FFFFFF"/>
          <w:rtl/>
        </w:rPr>
        <w:t xml:space="preserve">‏ </w:t>
      </w:r>
      <w:r>
        <w:rPr>
          <w:rFonts w:ascii="David" w:hAnsi="David" w:cs="David" w:hint="cs"/>
          <w:color w:val="222222"/>
          <w:shd w:val="clear" w:color="auto" w:fill="FFFFFF"/>
          <w:rtl/>
        </w:rPr>
        <w:t xml:space="preserve"> </w:t>
      </w:r>
      <w:hyperlink r:id="rId18" w:history="1">
        <w:r w:rsidRPr="00C2394D">
          <w:rPr>
            <w:rStyle w:val="Hyperlink"/>
            <w:rFonts w:ascii="David" w:hAnsi="David" w:cs="David"/>
            <w:shd w:val="clear" w:color="auto" w:fill="F3F3F3"/>
          </w:rPr>
          <w:t>https://doi.org/10.1111/1540-</w:t>
        </w:r>
        <w:r w:rsidRPr="00C2394D">
          <w:rPr>
            <w:rStyle w:val="Hyperlink"/>
            <w:rFonts w:ascii="David" w:hAnsi="David" w:cs="David"/>
            <w:shd w:val="clear" w:color="auto" w:fill="F3F3F3"/>
            <w:rtl/>
          </w:rPr>
          <w:tab/>
        </w:r>
        <w:r w:rsidRPr="00C2394D">
          <w:rPr>
            <w:rStyle w:val="Hyperlink"/>
            <w:rFonts w:ascii="David" w:hAnsi="David" w:cs="David"/>
            <w:shd w:val="clear" w:color="auto" w:fill="F3F3F3"/>
          </w:rPr>
          <w:t>5893.3703002</w:t>
        </w:r>
      </w:hyperlink>
    </w:p>
    <w:p w14:paraId="478DA24C" w14:textId="682469C7" w:rsidR="00B455A6" w:rsidRPr="00B455A6" w:rsidRDefault="00B455A6" w:rsidP="00B455A6">
      <w:pPr>
        <w:spacing w:before="240" w:line="360" w:lineRule="auto"/>
        <w:rPr>
          <w:rFonts w:ascii="David" w:hAnsi="David" w:cs="David"/>
          <w:rtl/>
        </w:rPr>
      </w:pPr>
    </w:p>
    <w:p w14:paraId="39BE6E7D" w14:textId="2DFF983A" w:rsidR="00F6226D" w:rsidRPr="00B455A6" w:rsidRDefault="00F6226D" w:rsidP="00B455A6">
      <w:pPr>
        <w:bidi/>
        <w:spacing w:line="360" w:lineRule="auto"/>
        <w:rPr>
          <w:rFonts w:ascii="David" w:hAnsi="David" w:cs="David"/>
          <w:rtl/>
          <w:lang w:val="en-US"/>
        </w:rPr>
      </w:pPr>
    </w:p>
    <w:p w14:paraId="68DB55EE" w14:textId="051D5A09" w:rsidR="00B455A6" w:rsidRPr="00B455A6" w:rsidRDefault="002406F1" w:rsidP="002406F1">
      <w:pPr>
        <w:bidi/>
        <w:spacing w:line="360" w:lineRule="auto"/>
        <w:rPr>
          <w:rFonts w:ascii="David" w:hAnsi="David" w:cs="David"/>
          <w:rtl/>
        </w:rPr>
        <w:pPrChange w:id="11" w:author="Badi Hasisi" w:date="2026-07-27T12:45:00Z">
          <w:pPr>
            <w:spacing w:line="360" w:lineRule="auto"/>
          </w:pPr>
        </w:pPrChange>
      </w:pPr>
      <w:ins w:id="12" w:author="Badi Hasisi" w:date="2026-07-27T12:45:00Z">
        <w:r>
          <w:rPr>
            <w:rFonts w:ascii="David" w:hAnsi="David" w:cs="David" w:hint="cs"/>
            <w:rtl/>
          </w:rPr>
          <w:t>ציון: 93</w:t>
        </w:r>
      </w:ins>
    </w:p>
    <w:sectPr w:rsidR="00B455A6" w:rsidRPr="00B455A6" w:rsidSect="0035048A">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Badi Hasisi" w:date="2026-07-27T12:43:00Z" w:initials="BH">
    <w:p w14:paraId="40E72B59" w14:textId="7DA7A78D" w:rsidR="002406F1" w:rsidRDefault="002406F1" w:rsidP="002406F1">
      <w:pPr>
        <w:pStyle w:val="CommentText"/>
        <w:bidi/>
      </w:pPr>
      <w:r>
        <w:rPr>
          <w:rStyle w:val="CommentReference"/>
        </w:rPr>
        <w:annotationRef/>
      </w:r>
      <w:r>
        <w:rPr>
          <w:rFonts w:hint="cs"/>
          <w:rtl/>
        </w:rPr>
        <w:t>צריך לדייק אם זה דיווח כקורבנות או כעבריינים</w:t>
      </w:r>
    </w:p>
  </w:comment>
  <w:comment w:id="1" w:author="Badi Hasisi" w:date="2026-07-27T12:44:00Z" w:initials="BH">
    <w:p w14:paraId="23D3D079" w14:textId="55DDEAE7" w:rsidR="002406F1" w:rsidRDefault="002406F1" w:rsidP="002406F1">
      <w:pPr>
        <w:pStyle w:val="CommentText"/>
        <w:bidi/>
      </w:pPr>
      <w:r>
        <w:rPr>
          <w:rStyle w:val="CommentReference"/>
        </w:rPr>
        <w:annotationRef/>
      </w:r>
      <w:r>
        <w:rPr>
          <w:rFonts w:hint="cs"/>
          <w:rtl/>
        </w:rPr>
        <w:t>ראי הערה לעיל</w:t>
      </w:r>
    </w:p>
  </w:comment>
  <w:comment w:id="7" w:author="Badi Hasisi" w:date="2026-07-27T12:43:00Z" w:initials="BH">
    <w:p w14:paraId="119120D7" w14:textId="455AEFF4" w:rsidR="002406F1" w:rsidRPr="002406F1" w:rsidRDefault="002406F1" w:rsidP="002406F1">
      <w:pPr>
        <w:pStyle w:val="CommentText"/>
        <w:bidi/>
        <w:rPr>
          <w:rFonts w:hint="cs"/>
          <w:rtl/>
          <w:lang w:val="en-US"/>
        </w:rPr>
      </w:pPr>
      <w:r>
        <w:rPr>
          <w:rStyle w:val="CommentReference"/>
        </w:rPr>
        <w:annotationRef/>
      </w:r>
      <w:r>
        <w:rPr>
          <w:rFonts w:hint="cs"/>
          <w:rtl/>
          <w:lang w:val="en-US"/>
        </w:rPr>
        <w:t xml:space="preserve">זה יכול להיות מחקר מעניין שמבקש לעקוב אחר מגמות דיווח על קורבנות מעבירות מין ולהצליב אותם עם נתוני אמון של החברה החרדית במשטרה.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E72B59" w15:done="0"/>
  <w15:commentEx w15:paraId="23D3D079" w15:done="0"/>
  <w15:commentEx w15:paraId="119120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1D10C" w16cex:dateUtc="2026-07-27T09:43:00Z"/>
  <w16cex:commentExtensible w16cex:durableId="2E11D12D" w16cex:dateUtc="2026-07-27T09:44:00Z"/>
  <w16cex:commentExtensible w16cex:durableId="2E11D0D6" w16cex:dateUtc="2026-07-27T09: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E72B59" w16cid:durableId="2E11D10C"/>
  <w16cid:commentId w16cid:paraId="23D3D079" w16cid:durableId="2E11D12D"/>
  <w16cid:commentId w16cid:paraId="119120D7" w16cid:durableId="2E11D0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8F4EF5" w14:textId="77777777" w:rsidR="00437D11" w:rsidRDefault="00437D11" w:rsidP="00DB1828">
      <w:pPr>
        <w:spacing w:after="0" w:line="240" w:lineRule="auto"/>
      </w:pPr>
      <w:r>
        <w:separator/>
      </w:r>
    </w:p>
  </w:endnote>
  <w:endnote w:type="continuationSeparator" w:id="0">
    <w:p w14:paraId="6166F822" w14:textId="77777777" w:rsidR="00437D11" w:rsidRDefault="00437D11" w:rsidP="00DB18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FB336" w14:textId="77777777" w:rsidR="00437D11" w:rsidRDefault="00437D11" w:rsidP="00DB1828">
      <w:pPr>
        <w:spacing w:after="0" w:line="240" w:lineRule="auto"/>
      </w:pPr>
      <w:r>
        <w:separator/>
      </w:r>
    </w:p>
  </w:footnote>
  <w:footnote w:type="continuationSeparator" w:id="0">
    <w:p w14:paraId="6E45BBBE" w14:textId="77777777" w:rsidR="00437D11" w:rsidRDefault="00437D11" w:rsidP="00DB18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83A19"/>
    <w:multiLevelType w:val="multilevel"/>
    <w:tmpl w:val="27B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14012"/>
    <w:multiLevelType w:val="multilevel"/>
    <w:tmpl w:val="7394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adi Hasisi">
    <w15:presenceInfo w15:providerId="Windows Live" w15:userId="19d50ec74aa564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CF5"/>
    <w:rsid w:val="00027ED7"/>
    <w:rsid w:val="00120D76"/>
    <w:rsid w:val="0020623C"/>
    <w:rsid w:val="002406F1"/>
    <w:rsid w:val="002B2CF5"/>
    <w:rsid w:val="0035048A"/>
    <w:rsid w:val="00437D11"/>
    <w:rsid w:val="004B09C6"/>
    <w:rsid w:val="004B7D0D"/>
    <w:rsid w:val="009E4346"/>
    <w:rsid w:val="00AA68F2"/>
    <w:rsid w:val="00AC74BB"/>
    <w:rsid w:val="00B455A6"/>
    <w:rsid w:val="00DB1828"/>
    <w:rsid w:val="00E35F06"/>
    <w:rsid w:val="00EA425D"/>
    <w:rsid w:val="00EE1B51"/>
    <w:rsid w:val="00F6226D"/>
    <w:rsid w:val="00FD57B5"/>
    <w:rsid w:val="00FD6625"/>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AFA5"/>
  <w15:chartTrackingRefBased/>
  <w15:docId w15:val="{8FAB02E9-851F-C045-9E89-E751650AC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CF5"/>
    <w:rPr>
      <w:rFonts w:eastAsiaTheme="majorEastAsia" w:cstheme="majorBidi"/>
      <w:color w:val="272727" w:themeColor="text1" w:themeTint="D8"/>
    </w:rPr>
  </w:style>
  <w:style w:type="paragraph" w:styleId="Title">
    <w:name w:val="Title"/>
    <w:basedOn w:val="Normal"/>
    <w:next w:val="Normal"/>
    <w:link w:val="TitleChar"/>
    <w:uiPriority w:val="10"/>
    <w:qFormat/>
    <w:rsid w:val="002B2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CF5"/>
    <w:pPr>
      <w:spacing w:before="160"/>
      <w:jc w:val="center"/>
    </w:pPr>
    <w:rPr>
      <w:i/>
      <w:iCs/>
      <w:color w:val="404040" w:themeColor="text1" w:themeTint="BF"/>
    </w:rPr>
  </w:style>
  <w:style w:type="character" w:customStyle="1" w:styleId="QuoteChar">
    <w:name w:val="Quote Char"/>
    <w:basedOn w:val="DefaultParagraphFont"/>
    <w:link w:val="Quote"/>
    <w:uiPriority w:val="29"/>
    <w:rsid w:val="002B2CF5"/>
    <w:rPr>
      <w:i/>
      <w:iCs/>
      <w:color w:val="404040" w:themeColor="text1" w:themeTint="BF"/>
    </w:rPr>
  </w:style>
  <w:style w:type="paragraph" w:styleId="ListParagraph">
    <w:name w:val="List Paragraph"/>
    <w:basedOn w:val="Normal"/>
    <w:uiPriority w:val="34"/>
    <w:qFormat/>
    <w:rsid w:val="002B2CF5"/>
    <w:pPr>
      <w:ind w:left="720"/>
      <w:contextualSpacing/>
    </w:pPr>
  </w:style>
  <w:style w:type="character" w:styleId="IntenseEmphasis">
    <w:name w:val="Intense Emphasis"/>
    <w:basedOn w:val="DefaultParagraphFont"/>
    <w:uiPriority w:val="21"/>
    <w:qFormat/>
    <w:rsid w:val="002B2CF5"/>
    <w:rPr>
      <w:i/>
      <w:iCs/>
      <w:color w:val="0F4761" w:themeColor="accent1" w:themeShade="BF"/>
    </w:rPr>
  </w:style>
  <w:style w:type="paragraph" w:styleId="IntenseQuote">
    <w:name w:val="Intense Quote"/>
    <w:basedOn w:val="Normal"/>
    <w:next w:val="Normal"/>
    <w:link w:val="IntenseQuoteChar"/>
    <w:uiPriority w:val="30"/>
    <w:qFormat/>
    <w:rsid w:val="002B2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CF5"/>
    <w:rPr>
      <w:i/>
      <w:iCs/>
      <w:color w:val="0F4761" w:themeColor="accent1" w:themeShade="BF"/>
    </w:rPr>
  </w:style>
  <w:style w:type="character" w:styleId="IntenseReference">
    <w:name w:val="Intense Reference"/>
    <w:basedOn w:val="DefaultParagraphFont"/>
    <w:uiPriority w:val="32"/>
    <w:qFormat/>
    <w:rsid w:val="002B2CF5"/>
    <w:rPr>
      <w:b/>
      <w:bCs/>
      <w:smallCaps/>
      <w:color w:val="0F4761" w:themeColor="accent1" w:themeShade="BF"/>
      <w:spacing w:val="5"/>
    </w:rPr>
  </w:style>
  <w:style w:type="paragraph" w:styleId="NormalWeb">
    <w:name w:val="Normal (Web)"/>
    <w:basedOn w:val="Normal"/>
    <w:uiPriority w:val="99"/>
    <w:unhideWhenUsed/>
    <w:rsid w:val="002B2C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B09C6"/>
    <w:rPr>
      <w:color w:val="467886" w:themeColor="hyperlink"/>
      <w:u w:val="single"/>
    </w:rPr>
  </w:style>
  <w:style w:type="character" w:styleId="UnresolvedMention">
    <w:name w:val="Unresolved Mention"/>
    <w:basedOn w:val="DefaultParagraphFont"/>
    <w:uiPriority w:val="99"/>
    <w:semiHidden/>
    <w:unhideWhenUsed/>
    <w:rsid w:val="004B09C6"/>
    <w:rPr>
      <w:color w:val="605E5C"/>
      <w:shd w:val="clear" w:color="auto" w:fill="E1DFDD"/>
    </w:rPr>
  </w:style>
  <w:style w:type="character" w:styleId="FollowedHyperlink">
    <w:name w:val="FollowedHyperlink"/>
    <w:basedOn w:val="DefaultParagraphFont"/>
    <w:uiPriority w:val="99"/>
    <w:semiHidden/>
    <w:unhideWhenUsed/>
    <w:rsid w:val="00EE1B51"/>
    <w:rPr>
      <w:color w:val="96607D" w:themeColor="followedHyperlink"/>
      <w:u w:val="single"/>
    </w:rPr>
  </w:style>
  <w:style w:type="character" w:styleId="Emphasis">
    <w:name w:val="Emphasis"/>
    <w:basedOn w:val="DefaultParagraphFont"/>
    <w:uiPriority w:val="20"/>
    <w:qFormat/>
    <w:rsid w:val="00EE1B51"/>
    <w:rPr>
      <w:i/>
      <w:iCs/>
    </w:rPr>
  </w:style>
  <w:style w:type="character" w:styleId="CommentReference">
    <w:name w:val="annotation reference"/>
    <w:basedOn w:val="DefaultParagraphFont"/>
    <w:uiPriority w:val="99"/>
    <w:semiHidden/>
    <w:unhideWhenUsed/>
    <w:rsid w:val="00DB1828"/>
    <w:rPr>
      <w:sz w:val="16"/>
      <w:szCs w:val="16"/>
    </w:rPr>
  </w:style>
  <w:style w:type="paragraph" w:styleId="CommentText">
    <w:name w:val="annotation text"/>
    <w:basedOn w:val="Normal"/>
    <w:link w:val="CommentTextChar"/>
    <w:uiPriority w:val="99"/>
    <w:semiHidden/>
    <w:unhideWhenUsed/>
    <w:rsid w:val="00DB1828"/>
    <w:pPr>
      <w:spacing w:line="240" w:lineRule="auto"/>
    </w:pPr>
    <w:rPr>
      <w:sz w:val="20"/>
      <w:szCs w:val="20"/>
    </w:rPr>
  </w:style>
  <w:style w:type="character" w:customStyle="1" w:styleId="CommentTextChar">
    <w:name w:val="Comment Text Char"/>
    <w:basedOn w:val="DefaultParagraphFont"/>
    <w:link w:val="CommentText"/>
    <w:uiPriority w:val="99"/>
    <w:semiHidden/>
    <w:rsid w:val="00DB1828"/>
    <w:rPr>
      <w:sz w:val="20"/>
      <w:szCs w:val="20"/>
    </w:rPr>
  </w:style>
  <w:style w:type="paragraph" w:styleId="CommentSubject">
    <w:name w:val="annotation subject"/>
    <w:basedOn w:val="CommentText"/>
    <w:next w:val="CommentText"/>
    <w:link w:val="CommentSubjectChar"/>
    <w:uiPriority w:val="99"/>
    <w:semiHidden/>
    <w:unhideWhenUsed/>
    <w:rsid w:val="00DB1828"/>
    <w:rPr>
      <w:b/>
      <w:bCs/>
    </w:rPr>
  </w:style>
  <w:style w:type="character" w:customStyle="1" w:styleId="CommentSubjectChar">
    <w:name w:val="Comment Subject Char"/>
    <w:basedOn w:val="CommentTextChar"/>
    <w:link w:val="CommentSubject"/>
    <w:uiPriority w:val="99"/>
    <w:semiHidden/>
    <w:rsid w:val="00DB1828"/>
    <w:rPr>
      <w:b/>
      <w:bCs/>
      <w:sz w:val="20"/>
      <w:szCs w:val="20"/>
    </w:rPr>
  </w:style>
  <w:style w:type="paragraph" w:styleId="Header">
    <w:name w:val="header"/>
    <w:basedOn w:val="Normal"/>
    <w:link w:val="HeaderChar"/>
    <w:uiPriority w:val="99"/>
    <w:unhideWhenUsed/>
    <w:rsid w:val="00DB18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1828"/>
  </w:style>
  <w:style w:type="paragraph" w:styleId="Footer">
    <w:name w:val="footer"/>
    <w:basedOn w:val="Normal"/>
    <w:link w:val="FooterChar"/>
    <w:uiPriority w:val="99"/>
    <w:unhideWhenUsed/>
    <w:rsid w:val="00DB18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1828"/>
  </w:style>
  <w:style w:type="paragraph" w:styleId="FootnoteText">
    <w:name w:val="footnote text"/>
    <w:basedOn w:val="Normal"/>
    <w:link w:val="FootnoteTextChar"/>
    <w:uiPriority w:val="99"/>
    <w:semiHidden/>
    <w:unhideWhenUsed/>
    <w:rsid w:val="00DB18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B1828"/>
    <w:rPr>
      <w:sz w:val="20"/>
      <w:szCs w:val="20"/>
    </w:rPr>
  </w:style>
  <w:style w:type="character" w:styleId="FootnoteReference">
    <w:name w:val="footnote reference"/>
    <w:basedOn w:val="DefaultParagraphFont"/>
    <w:uiPriority w:val="99"/>
    <w:semiHidden/>
    <w:unhideWhenUsed/>
    <w:rsid w:val="00DB1828"/>
    <w:rPr>
      <w:vertAlign w:val="superscript"/>
    </w:rPr>
  </w:style>
  <w:style w:type="character" w:customStyle="1" w:styleId="text">
    <w:name w:val="text"/>
    <w:basedOn w:val="DefaultParagraphFont"/>
    <w:rsid w:val="00B455A6"/>
  </w:style>
  <w:style w:type="character" w:customStyle="1" w:styleId="sr-only">
    <w:name w:val="sr-only"/>
    <w:basedOn w:val="DefaultParagraphFont"/>
    <w:rsid w:val="00B45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doi.org/10.1016/j.childyouth.2020.105759" TargetMode="External"/><Relationship Id="rId18" Type="http://schemas.openxmlformats.org/officeDocument/2006/relationships/hyperlink" Target="https://doi.org/10.1111/1540-%095893.37030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di.org.il/articles/36764" TargetMode="External"/><Relationship Id="rId17" Type="http://schemas.openxmlformats.org/officeDocument/2006/relationships/hyperlink" Target="https://doi.org/10.1177/08862605211028370" TargetMode="External"/><Relationship Id="rId2" Type="http://schemas.openxmlformats.org/officeDocument/2006/relationships/numbering" Target="numbering.xml"/><Relationship Id="rId16" Type="http://schemas.openxmlformats.org/officeDocument/2006/relationships/hyperlink" Target="https://doi.org/10.1177/00027642241260378"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doi.org/10.1080/10538712.2017.1336505" TargetMode="Externa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doi.org/10.1111/j.1745-9125.2002.tb0096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299B57-E482-7947-88D4-A97EB22D50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744</Words>
  <Characters>3722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tal.garbash@mail.huji.ac.il</dc:creator>
  <cp:keywords/>
  <dc:description/>
  <cp:lastModifiedBy>Badi Hasisi</cp:lastModifiedBy>
  <cp:revision>3</cp:revision>
  <dcterms:created xsi:type="dcterms:W3CDTF">2026-07-22T07:48:00Z</dcterms:created>
  <dcterms:modified xsi:type="dcterms:W3CDTF">2026-07-27T09:45:00Z</dcterms:modified>
</cp:coreProperties>
</file>